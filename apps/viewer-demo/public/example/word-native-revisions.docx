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93A8C9" w14:textId="77777777" w:rsidR="00EE46A6" w:rsidRDefault="00000000">
      <w:r>
        <w:t>Word revision regression</w:t>
      </w:r>
    </w:p>
    <w:p w14:paraId="72BEF910" w14:textId="4246A7C8" w:rsidR="00EE46A6" w:rsidRDefault="00000000">
      <w:r>
        <w:t xml:space="preserve">Case CJK: </w:t>
      </w:r>
      <w:del w:id="0" w:author="wang yu" w:date="2026-09-08T07:41:00Z" w16du:dateUtc="2026-09-07T23:41:00Z">
        <w:r w:rsidDel="001A5329">
          <w:delText>甲方：星河有限公司</w:delText>
        </w:r>
      </w:del>
      <w:ins w:id="1" w:author="wang yu" w:date="2026-09-08T07:41:00Z" w16du:dateUtc="2026-09-07T23:41:00Z">
        <w:r w:rsidR="001A5329">
          <w:t>甲方：星河技术集团</w:t>
        </w:r>
      </w:ins>
    </w:p>
    <w:p w14:paraId="2365D70C" w14:textId="77777777" w:rsidR="00EE46A6" w:rsidRDefault="00000000">
      <w:r>
        <w:t xml:space="preserve">Case repeated: </w:t>
      </w:r>
      <w:r>
        <w:t>星河有限公司</w:t>
      </w:r>
    </w:p>
    <w:p w14:paraId="14F7A0FB" w14:textId="70EB9FC2" w:rsidR="00EE46A6" w:rsidRDefault="00000000">
      <w:r>
        <w:t xml:space="preserve">Case formatted: </w:t>
      </w:r>
      <w:del w:id="2" w:author="wang yu" w:date="2026-09-08T07:42:00Z" w16du:dateUtc="2026-09-07T23:42:00Z">
        <w:r w:rsidDel="001A5329">
          <w:delText xml:space="preserve">ALPHA </w:delText>
        </w:r>
        <w:r w:rsidDel="001A5329">
          <w:rPr>
            <w:b/>
          </w:rPr>
          <w:delText>BETA</w:delText>
        </w:r>
        <w:r w:rsidDel="001A5329">
          <w:delText xml:space="preserve"> GAMMA</w:delText>
        </w:r>
      </w:del>
      <w:ins w:id="3" w:author="wang yu" w:date="2026-09-08T07:42:00Z" w16du:dateUtc="2026-09-07T23:42:00Z">
        <w:r w:rsidR="001A5329">
          <w:t>DELTA EPSILON</w:t>
        </w:r>
      </w:ins>
    </w:p>
    <w:p w14:paraId="7AE78ACE" w14:textId="77777777" w:rsidR="00EE46A6" w:rsidRDefault="00000000">
      <w:r>
        <w:t>Case tab: LEFT</w:t>
      </w:r>
      <w:r>
        <w:tab/>
      </w:r>
      <w:del w:id="4" w:author="wang yu" w:date="2026-09-08T07:42:00Z" w16du:dateUtc="2026-09-07T23:42:00Z">
        <w:r w:rsidDel="001A5329">
          <w:delText>REMOVE_TAB</w:delText>
        </w:r>
        <w:r w:rsidDel="001A5329">
          <w:tab/>
        </w:r>
      </w:del>
      <w:r>
        <w:t>RIGHT</w:t>
      </w:r>
    </w:p>
    <w:p w14:paraId="1FC507EF" w14:textId="77777777" w:rsidR="00EE46A6" w:rsidRDefault="00000000">
      <w:r>
        <w:t>Case break: TOP</w:t>
      </w:r>
      <w:r>
        <w:br/>
      </w:r>
      <w:del w:id="5" w:author="wang yu" w:date="2026-09-08T07:42:00Z" w16du:dateUtc="2026-09-07T23:42:00Z">
        <w:r w:rsidDel="001A5329">
          <w:delText>REMOVE_BREAK</w:delText>
        </w:r>
        <w:r w:rsidDel="001A5329">
          <w:br/>
        </w:r>
      </w:del>
      <w:r>
        <w:t>BOTTOM</w:t>
      </w:r>
    </w:p>
    <w:p w14:paraId="64CE227B" w14:textId="77777777" w:rsidR="00EE46A6" w:rsidDel="001A5329" w:rsidRDefault="00000000">
      <w:pPr>
        <w:rPr>
          <w:del w:id="6" w:author="wang yu" w:date="2026-09-08T07:42:00Z" w16du:dateUtc="2026-09-07T23:42:00Z"/>
        </w:rPr>
      </w:pPr>
      <w:r>
        <w:t xml:space="preserve">Case join: </w:t>
      </w:r>
      <w:del w:id="7" w:author="wang yu" w:date="2026-09-08T07:42:00Z" w16du:dateUtc="2026-09-07T23:42:00Z">
        <w:r w:rsidDel="001A5329">
          <w:delText>FIRST</w:delText>
        </w:r>
      </w:del>
    </w:p>
    <w:p w14:paraId="530DAD89" w14:textId="1764E064" w:rsidR="00EE46A6" w:rsidRDefault="00000000">
      <w:del w:id="8" w:author="wang yu" w:date="2026-09-08T07:42:00Z" w16du:dateUtc="2026-09-07T23:42:00Z">
        <w:r w:rsidDel="001A5329">
          <w:delText>SECOND</w:delText>
        </w:r>
      </w:del>
      <w:ins w:id="9" w:author="wang yu" w:date="2026-09-08T07:42:00Z" w16du:dateUtc="2026-09-07T23:42:00Z">
        <w:r w:rsidR="001A5329">
          <w:t>JOINED</w:t>
        </w:r>
      </w:ins>
    </w:p>
    <w:p w14:paraId="56EABDF9" w14:textId="77777777" w:rsidR="001A5329" w:rsidRDefault="00000000">
      <w:pPr>
        <w:rPr>
          <w:ins w:id="10" w:author="wang yu" w:date="2026-09-08T07:42:00Z" w16du:dateUtc="2026-09-07T23:42:00Z"/>
        </w:rPr>
      </w:pPr>
      <w:r>
        <w:t xml:space="preserve">Case split: </w:t>
      </w:r>
      <w:del w:id="11" w:author="wang yu" w:date="2026-09-08T07:42:00Z" w16du:dateUtc="2026-09-07T23:42:00Z">
        <w:r w:rsidDel="001A5329">
          <w:delText>LEFT_SPLIT RIGHT_SPLIT</w:delText>
        </w:r>
      </w:del>
      <w:ins w:id="12" w:author="wang yu" w:date="2026-09-08T07:42:00Z" w16du:dateUtc="2026-09-07T23:42:00Z">
        <w:r w:rsidR="001A5329">
          <w:t>LEFT_SPLIT</w:t>
        </w:r>
      </w:ins>
    </w:p>
    <w:p w14:paraId="4EC74D57" w14:textId="0686D818" w:rsidR="00EE46A6" w:rsidRDefault="001A5329">
      <w:ins w:id="13" w:author="wang yu" w:date="2026-09-08T07:42:00Z" w16du:dateUtc="2026-09-07T23:42:00Z">
        <w:r>
          <w:t>RIGHT_SPLIT</w:t>
        </w:r>
      </w:ins>
    </w:p>
    <w:p w14:paraId="4EEEE403" w14:textId="77777777" w:rsidR="00EE46A6" w:rsidRDefault="00000000">
      <w:r>
        <w:t>Case formatting: STYLE_BEFORE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1"/>
        <w:gridCol w:w="5819"/>
      </w:tblGrid>
      <w:tr w:rsidR="00EE46A6" w14:paraId="54223E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DAE2606" w14:textId="77777777" w:rsidR="00EE46A6" w:rsidRDefault="00000000">
            <w:r>
              <w:t>Item</w:t>
            </w:r>
          </w:p>
        </w:tc>
        <w:tc>
          <w:tcPr>
            <w:tcW w:w="0" w:type="auto"/>
          </w:tcPr>
          <w:p w14:paraId="5CF59356" w14:textId="77777777" w:rsidR="00EE46A6" w:rsidRDefault="00000000">
            <w:r>
              <w:t>Value</w:t>
            </w:r>
          </w:p>
        </w:tc>
      </w:tr>
      <w:tr w:rsidR="00EE46A6" w14:paraId="62ACFE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BD1E09" w14:textId="77777777" w:rsidR="00EE46A6" w:rsidRDefault="00000000">
            <w:r>
              <w:t>Contract</w:t>
            </w:r>
          </w:p>
        </w:tc>
        <w:tc>
          <w:tcPr>
            <w:tcW w:w="0" w:type="auto"/>
          </w:tcPr>
          <w:p w14:paraId="32362818" w14:textId="69E5A9E4" w:rsidR="00EE46A6" w:rsidRDefault="00000000">
            <w:del w:id="14" w:author="wang yu" w:date="2026-09-08T07:42:00Z" w16du:dateUtc="2026-09-07T23:42:00Z">
              <w:r w:rsidDel="001A5329">
                <w:delText>OLD_AMOUNT</w:delText>
              </w:r>
            </w:del>
            <w:ins w:id="15" w:author="wang yu" w:date="2026-09-08T07:42:00Z" w16du:dateUtc="2026-09-07T23:42:00Z">
              <w:r w:rsidR="001A5329">
                <w:t>NEW_AMOUNT</w:t>
              </w:r>
            </w:ins>
          </w:p>
        </w:tc>
      </w:tr>
      <w:tr w:rsidR="00EE46A6" w14:paraId="61C154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1BEA9FE" w14:textId="77777777" w:rsidR="00EE46A6" w:rsidRDefault="00000000">
            <w:r>
              <w:t>Unchanged</w:t>
            </w:r>
          </w:p>
        </w:tc>
        <w:tc>
          <w:tcPr>
            <w:tcW w:w="0" w:type="auto"/>
          </w:tcPr>
          <w:p w14:paraId="2A8C41B4" w14:textId="2AB380D2" w:rsidR="00EE46A6" w:rsidRDefault="00000000">
            <w:del w:id="16" w:author="wang yu" w:date="2026-09-08T07:42:00Z" w16du:dateUtc="2026-09-07T23:42:00Z">
              <w:r w:rsidDel="001A5329">
                <w:delText>OLD_AMOUNT</w:delText>
              </w:r>
            </w:del>
            <w:ins w:id="17" w:author="wang yu" w:date="2026-09-08T07:42:00Z" w16du:dateUtc="2026-09-07T23:42:00Z">
              <w:r w:rsidR="001A5329">
                <w:t>NEW_AMOUNT</w:t>
              </w:r>
            </w:ins>
          </w:p>
        </w:tc>
      </w:tr>
    </w:tbl>
    <w:p w14:paraId="50CE0937" w14:textId="77777777" w:rsidR="00CF35FB" w:rsidRDefault="00CF35FB"/>
    <w:sectPr w:rsidR="00CF35FB">
      <w:pgSz w:w="11906" w:h="16838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wang yu">
    <w15:presenceInfo w15:providerId="Windows Live" w15:userId="e9aceb7475a73756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fullPage" w:percent="75"/>
  <w:bordersDoNotSurroundHeader/>
  <w:bordersDoNotSurroundFooter/>
  <w:proofState w:spelling="clean" w:grammar="clean"/>
  <w:defaultTabStop w:val="420"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46A6"/>
    <w:rsid w:val="001A5329"/>
    <w:rsid w:val="00BD6603"/>
    <w:rsid w:val="00CF35FB"/>
    <w:rsid w:val="00EE46A6"/>
    <w:rsid w:val="00F54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294FEE"/>
  <w15:docId w15:val="{949B1F8B-71EF-D642-9BA6-64809875D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Theme="minorEastAsia" w:hAnsi="Calibri" w:cs="Times New Roman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Revision"/>
    <w:hidden/>
    <w:uiPriority w:val="99"/>
    <w:semiHidden/>
    <w:rsid w:val="001A53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OfficeCLI</dc:creator>
  <cp:lastModifiedBy>wang yu</cp:lastModifiedBy>
  <cp:revision>3</cp:revision>
  <dcterms:created xsi:type="dcterms:W3CDTF">2026-09-07T23:42:00Z</dcterms:created>
  <dcterms:modified xsi:type="dcterms:W3CDTF">2026-09-07T23:43:00Z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Version">
    <vt:lpwstr>1.0.147</vt:lpwstr>
  </property>
  <property fmtid="{D5CDD505-2E9C-101B-9397-08002B2CF9AE}" pid="3" name="OfficeCLI.LastModified">
    <vt:lpwstr>2026-09-07T23:38:00Z</vt:lpwstr>
  </property>
</Properties>
</file>